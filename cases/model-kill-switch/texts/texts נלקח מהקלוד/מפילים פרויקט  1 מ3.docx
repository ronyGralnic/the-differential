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5472" w14:textId="77777777" w:rsidR="00F11ECD" w:rsidRPr="00F11ECD" w:rsidRDefault="00F11ECD" w:rsidP="00F11ECD">
      <w:pPr>
        <w:rPr>
          <w:b/>
          <w:bCs/>
        </w:rPr>
      </w:pPr>
      <w:r w:rsidRPr="00F11ECD">
        <w:rPr>
          <w:b/>
          <w:bCs/>
          <w:rtl/>
        </w:rPr>
        <w:t>ההסתכלות המצרפית</w:t>
      </w:r>
    </w:p>
    <w:p w14:paraId="339B792C" w14:textId="77777777" w:rsidR="00F11ECD" w:rsidRPr="00F11ECD" w:rsidRDefault="00F11ECD" w:rsidP="00F11ECD">
      <w:pPr>
        <w:rPr>
          <w:rtl/>
        </w:rPr>
      </w:pPr>
      <w:r w:rsidRPr="00F11ECD">
        <w:rPr>
          <w:b/>
          <w:bCs/>
        </w:rPr>
        <w:t>Kill-Switch</w:t>
      </w:r>
      <w:r w:rsidRPr="00F11ECD">
        <w:t xml:space="preserve">: </w:t>
      </w:r>
      <w:r w:rsidRPr="00F11ECD">
        <w:rPr>
          <w:rtl/>
        </w:rPr>
        <w:t xml:space="preserve">מנגנון </w:t>
      </w:r>
      <w:proofErr w:type="spellStart"/>
      <w:r w:rsidRPr="00F11ECD">
        <w:rPr>
          <w:rtl/>
        </w:rPr>
        <w:t>קריפטוגרפי</w:t>
      </w:r>
      <w:proofErr w:type="spellEnd"/>
      <w:r w:rsidRPr="00F11ECD">
        <w:rPr>
          <w:rtl/>
        </w:rPr>
        <w:t>-טכני טהור. הבעיה שהוא פותר (מי מכבה מודל ומתי) חיה כולה בתוך הגבולות הטכניים של מי שמפעיל את המודל</w:t>
      </w:r>
      <w:r w:rsidRPr="00F11ECD">
        <w:t xml:space="preserve">. FROST, OPA, CT-Log — </w:t>
      </w:r>
      <w:r w:rsidRPr="00F11ECD">
        <w:rPr>
          <w:rtl/>
        </w:rPr>
        <w:t>כל רכיב פותר בעיה קונקרטית של אכיפה טכנית. אין כאן שחקן חיצוני שצריך לשכנע להשתתף</w:t>
      </w:r>
      <w:r w:rsidRPr="00F11ECD">
        <w:t>.</w:t>
      </w:r>
    </w:p>
    <w:p w14:paraId="6E846C11" w14:textId="77777777" w:rsidR="00F11ECD" w:rsidRPr="00F11ECD" w:rsidRDefault="00F11ECD" w:rsidP="00F11ECD">
      <w:r w:rsidRPr="00F11ECD">
        <w:rPr>
          <w:b/>
          <w:bCs/>
        </w:rPr>
        <w:t>Auditor</w:t>
      </w:r>
      <w:r w:rsidRPr="00F11ECD">
        <w:t xml:space="preserve">: </w:t>
      </w:r>
      <w:r w:rsidRPr="00F11ECD">
        <w:rPr>
          <w:rtl/>
        </w:rPr>
        <w:t>גם כאן — הבעיה (איך יודעים שמודל "התנהג יפה" רק כי הוא יודע שבודקים אותו) חיה בתוך ארגון בודד. ה</w:t>
      </w:r>
      <w:r w:rsidRPr="00F11ECD">
        <w:t xml:space="preserve">-Differential Testing, </w:t>
      </w:r>
      <w:r w:rsidRPr="00F11ECD">
        <w:rPr>
          <w:rtl/>
        </w:rPr>
        <w:t>ה</w:t>
      </w:r>
      <w:r w:rsidRPr="00F11ECD">
        <w:t xml:space="preserve">-Red Teaming, </w:t>
      </w:r>
      <w:r w:rsidRPr="00F11ECD">
        <w:rPr>
          <w:rtl/>
        </w:rPr>
        <w:t>השופטים המרובים — כולם כלים שצוות</w:t>
      </w:r>
      <w:r w:rsidRPr="00F11ECD">
        <w:t xml:space="preserve"> </w:t>
      </w:r>
      <w:proofErr w:type="spellStart"/>
      <w:r w:rsidRPr="00F11ECD">
        <w:t>MLOps</w:t>
      </w:r>
      <w:proofErr w:type="spellEnd"/>
      <w:r w:rsidRPr="00F11ECD">
        <w:t xml:space="preserve"> </w:t>
      </w:r>
      <w:r w:rsidRPr="00F11ECD">
        <w:rPr>
          <w:rtl/>
        </w:rPr>
        <w:t>אחד מפעיל על המודל שלו. אימוץ הפרויקט לא תלוי בהסכמה של אף אחד חוץ מהארגון עצמו</w:t>
      </w:r>
      <w:r w:rsidRPr="00F11ECD">
        <w:t>.</w:t>
      </w:r>
    </w:p>
    <w:p w14:paraId="6932B545" w14:textId="77777777" w:rsidR="00F11ECD" w:rsidRPr="00F11ECD" w:rsidRDefault="00F11ECD" w:rsidP="00F11ECD">
      <w:r w:rsidRPr="00F11ECD">
        <w:rPr>
          <w:b/>
          <w:bCs/>
        </w:rPr>
        <w:t>Escrow</w:t>
      </w:r>
      <w:r w:rsidRPr="00F11ECD">
        <w:t xml:space="preserve"> — </w:t>
      </w:r>
      <w:r w:rsidRPr="00F11ECD">
        <w:rPr>
          <w:rtl/>
        </w:rPr>
        <w:t>וכאן קרה משהו מעניין. כתבנו</w:t>
      </w:r>
      <w:r w:rsidRPr="00F11ECD">
        <w:t xml:space="preserve"> commitment window, threshold M-</w:t>
      </w:r>
      <w:r w:rsidRPr="00F11ECD">
        <w:rPr>
          <w:rtl/>
        </w:rPr>
        <w:t>מתוך</w:t>
      </w:r>
      <w:r w:rsidRPr="00F11ECD">
        <w:t xml:space="preserve">-N, Purpose Tags </w:t>
      </w:r>
      <w:r w:rsidRPr="00F11ECD">
        <w:rPr>
          <w:rtl/>
        </w:rPr>
        <w:t>מאושרים</w:t>
      </w:r>
      <w:r w:rsidRPr="00F11ECD">
        <w:t xml:space="preserve">, Merkle Ledger </w:t>
      </w:r>
      <w:r w:rsidRPr="00F11ECD">
        <w:rPr>
          <w:rtl/>
        </w:rPr>
        <w:t>פומבי</w:t>
      </w:r>
      <w:r w:rsidRPr="00F11ECD">
        <w:t xml:space="preserve">, ZK-proof </w:t>
      </w:r>
      <w:r w:rsidRPr="00F11ECD">
        <w:rPr>
          <w:rtl/>
        </w:rPr>
        <w:t>שמסתיר זהות עד לרגע ההפעלה. טכנית זה אולי המנגנון המתוחכם ביותר מבין השלושה. אבל ברגע שמסתכלים על</w:t>
      </w:r>
      <w:r w:rsidRPr="00F11ECD">
        <w:t xml:space="preserve"> </w:t>
      </w:r>
      <w:r w:rsidRPr="00F11ECD">
        <w:rPr>
          <w:i/>
          <w:iCs/>
          <w:rtl/>
        </w:rPr>
        <w:t>כל המנגנון ביחד</w:t>
      </w:r>
      <w:r w:rsidRPr="00F11ECD">
        <w:t xml:space="preserve"> — </w:t>
      </w:r>
      <w:r w:rsidRPr="00F11ECD">
        <w:rPr>
          <w:rtl/>
        </w:rPr>
        <w:t>לא פיצ'ר-פיצ'ר אלא כמערכת שלמה — מתגלה שהוא פותר את הבעיה הלא נכונה</w:t>
      </w:r>
      <w:r w:rsidRPr="00F11ECD">
        <w:t>.</w:t>
      </w:r>
    </w:p>
    <w:p w14:paraId="596103E3" w14:textId="77777777" w:rsidR="00F11ECD" w:rsidRPr="00F11ECD" w:rsidRDefault="00F11ECD" w:rsidP="00F11ECD">
      <w:pPr>
        <w:rPr>
          <w:b/>
          <w:bCs/>
        </w:rPr>
      </w:pPr>
      <w:r w:rsidRPr="00F11ECD">
        <w:rPr>
          <w:b/>
          <w:bCs/>
          <w:rtl/>
        </w:rPr>
        <w:t>האבחנה: הפרדוקס האנטי-</w:t>
      </w:r>
      <w:proofErr w:type="spellStart"/>
      <w:r w:rsidRPr="00F11ECD">
        <w:rPr>
          <w:b/>
          <w:bCs/>
          <w:rtl/>
        </w:rPr>
        <w:t>טראסט</w:t>
      </w:r>
      <w:proofErr w:type="spellEnd"/>
    </w:p>
    <w:p w14:paraId="79DF03E9" w14:textId="77777777" w:rsidR="00F11ECD" w:rsidRPr="00F11ECD" w:rsidRDefault="00F11ECD" w:rsidP="00F11ECD">
      <w:pPr>
        <w:rPr>
          <w:rtl/>
        </w:rPr>
      </w:pPr>
      <w:r w:rsidRPr="00F11ECD">
        <w:rPr>
          <w:rtl/>
        </w:rPr>
        <w:t xml:space="preserve">כל ההנדסה </w:t>
      </w:r>
      <w:proofErr w:type="spellStart"/>
      <w:r w:rsidRPr="00F11ECD">
        <w:rPr>
          <w:rtl/>
        </w:rPr>
        <w:t>הקריפטוגרפית</w:t>
      </w:r>
      <w:proofErr w:type="spellEnd"/>
      <w:r w:rsidRPr="00F11ECD">
        <w:rPr>
          <w:rtl/>
        </w:rPr>
        <w:t xml:space="preserve"> ב-</w:t>
      </w:r>
      <w:r w:rsidRPr="00F11ECD">
        <w:t>Escrow</w:t>
      </w:r>
      <w:r w:rsidRPr="00F11ECD">
        <w:rPr>
          <w:rtl/>
        </w:rPr>
        <w:t xml:space="preserve"> קיימת כדי לענות על שאלה אחת: </w:t>
      </w:r>
      <w:r w:rsidRPr="00F11ECD">
        <w:rPr>
          <w:b/>
          <w:bCs/>
          <w:rtl/>
        </w:rPr>
        <w:t>איך חברות מתחרות מתאמות "עצירה חירום" מבלי שזה ייראה כמו קרטל?</w:t>
      </w:r>
      <w:r w:rsidRPr="00F11ECD">
        <w:rPr>
          <w:rtl/>
        </w:rPr>
        <w:t xml:space="preserve"> ה-</w:t>
      </w:r>
      <w:r w:rsidRPr="00F11ECD">
        <w:t>Pedersen Commitments</w:t>
      </w:r>
      <w:r w:rsidRPr="00F11ECD">
        <w:rPr>
          <w:rtl/>
        </w:rPr>
        <w:t xml:space="preserve"> וה-</w:t>
      </w:r>
      <w:r w:rsidRPr="00F11ECD">
        <w:t>ZK-proof</w:t>
      </w:r>
      <w:r w:rsidRPr="00F11ECD">
        <w:rPr>
          <w:rtl/>
        </w:rPr>
        <w:t xml:space="preserve"> נועדו להסתיר </w:t>
      </w:r>
      <w:r w:rsidRPr="00F11ECD">
        <w:rPr>
          <w:i/>
          <w:iCs/>
          <w:rtl/>
        </w:rPr>
        <w:t>מי</w:t>
      </w:r>
      <w:r w:rsidRPr="00F11ECD">
        <w:rPr>
          <w:rtl/>
        </w:rPr>
        <w:t xml:space="preserve"> בדיוק אתחל את התהליך, כדי שאף חברה לא תיחשף כ"מסיתה" נגד המתחרים שלה לפני שהסף הצטבר.</w:t>
      </w:r>
    </w:p>
    <w:p w14:paraId="7BA609C9" w14:textId="77777777" w:rsidR="00F11ECD" w:rsidRPr="00F11ECD" w:rsidRDefault="00F11ECD" w:rsidP="00F11ECD">
      <w:pPr>
        <w:rPr>
          <w:rtl/>
        </w:rPr>
      </w:pPr>
      <w:r w:rsidRPr="00F11ECD">
        <w:rPr>
          <w:rtl/>
        </w:rPr>
        <w:t>הבעיה: בדיני הגבלים עסקיים (</w:t>
      </w:r>
      <w:r w:rsidRPr="00F11ECD">
        <w:t>Sherman Act § 1</w:t>
      </w:r>
      <w:r w:rsidRPr="00F11ECD">
        <w:rPr>
          <w:rtl/>
        </w:rPr>
        <w:t xml:space="preserve"> בארה"ב, </w:t>
      </w:r>
      <w:r w:rsidRPr="00F11ECD">
        <w:t>Article 101 TFEU</w:t>
      </w:r>
      <w:r w:rsidRPr="00F11ECD">
        <w:rPr>
          <w:rtl/>
        </w:rPr>
        <w:t xml:space="preserve"> באיחוד האירופי), </w:t>
      </w:r>
      <w:r w:rsidRPr="00F11ECD">
        <w:rPr>
          <w:b/>
          <w:bCs/>
          <w:rtl/>
        </w:rPr>
        <w:t>תיאום אסור בין מתחרים לא דורש חשיפת זהות כדי להיחשב עברה</w:t>
      </w:r>
      <w:r w:rsidRPr="00F11ECD">
        <w:rPr>
          <w:rtl/>
        </w:rPr>
        <w:t>. העברה היא עצם קיומו של הסכם — מפורש או משתמע — בין מתחרים להגביל פעילות עסקית (ואם "לעצור פיתוח/פריסה של מודל" לא נחשב הגבלת תפוקה, קשה לדעת מה כן). בתי משפט אמריקאים כבר קיבלו תיאוריות של "תיאום אלגוריתמי" בלי צורך בהוכחת שיחה ישירה — ראה את התביעות של ה-</w:t>
      </w:r>
      <w:r w:rsidRPr="00F11ECD">
        <w:t>DOJ</w:t>
      </w:r>
      <w:r w:rsidRPr="00F11ECD">
        <w:rPr>
          <w:rtl/>
        </w:rPr>
        <w:t xml:space="preserve"> נגד </w:t>
      </w:r>
      <w:r w:rsidRPr="00F11ECD">
        <w:t>RealPage</w:t>
      </w:r>
      <w:r w:rsidRPr="00F11ECD">
        <w:rPr>
          <w:rtl/>
        </w:rPr>
        <w:t xml:space="preserve"> (תיאום מחירי שכירות באמצעות אלגוריתם משותף, 2024) ואת פרשות "תיאום קיבולת" בענף התעופה, ששתיהן נבנו בדיוק על הרעיון ש-</w:t>
      </w:r>
      <w:r w:rsidRPr="00F11ECD">
        <w:t>mechanism</w:t>
      </w:r>
      <w:r w:rsidRPr="00F11ECD">
        <w:rPr>
          <w:rtl/>
        </w:rPr>
        <w:t xml:space="preserve"> משותף שגורם להתנהגות מתואמת מספיק, גם בלי שיחת טלפון בין מנכ"לים.</w:t>
      </w:r>
    </w:p>
    <w:p w14:paraId="2BD265DF" w14:textId="77777777" w:rsidR="00F11ECD" w:rsidRPr="00F11ECD" w:rsidRDefault="00F11ECD" w:rsidP="00F11ECD">
      <w:pPr>
        <w:rPr>
          <w:rtl/>
        </w:rPr>
      </w:pPr>
      <w:r w:rsidRPr="00F11ECD">
        <w:rPr>
          <w:rtl/>
        </w:rPr>
        <w:t xml:space="preserve">והנקודה החדה באמת: המנגנון שלנו לא רק לא פותר את זה — הוא </w:t>
      </w:r>
      <w:r w:rsidRPr="00F11ECD">
        <w:rPr>
          <w:b/>
          <w:bCs/>
          <w:rtl/>
        </w:rPr>
        <w:t>מחמיר</w:t>
      </w:r>
      <w:r w:rsidRPr="00F11ECD">
        <w:rPr>
          <w:rtl/>
        </w:rPr>
        <w:t xml:space="preserve"> אותו. ה-</w:t>
      </w:r>
      <w:r w:rsidRPr="00F11ECD">
        <w:t>Merkle Ledger</w:t>
      </w:r>
      <w:r w:rsidRPr="00F11ECD">
        <w:rPr>
          <w:rtl/>
        </w:rPr>
        <w:t xml:space="preserve"> הפומבי וה-</w:t>
      </w:r>
      <w:r w:rsidRPr="00F11ECD">
        <w:t>Signed Tree Heads</w:t>
      </w:r>
      <w:r w:rsidRPr="00F11ECD">
        <w:rPr>
          <w:rtl/>
        </w:rPr>
        <w:t>, שנבנו כדי לתת שקיפות ואי-הכחשה (בדיוק כמו ב-</w:t>
      </w:r>
      <w:r w:rsidRPr="00F11ECD">
        <w:t>Kill-Switch</w:t>
      </w:r>
      <w:r w:rsidRPr="00F11ECD">
        <w:rPr>
          <w:rtl/>
        </w:rPr>
        <w:t xml:space="preserve">), הופכים כאן לרשומה </w:t>
      </w:r>
      <w:proofErr w:type="spellStart"/>
      <w:r w:rsidRPr="00F11ECD">
        <w:rPr>
          <w:rtl/>
        </w:rPr>
        <w:t>קריפטוגרפית</w:t>
      </w:r>
      <w:proofErr w:type="spellEnd"/>
      <w:r w:rsidRPr="00F11ECD">
        <w:rPr>
          <w:rtl/>
        </w:rPr>
        <w:t xml:space="preserve"> בלתי-ניתנת-להכחשה שפעולה מתואמת אכן התרחשה. תכננו מנגנון הגנה על תיעוד ראייתי... נגד עצמנו. זו בדיוק הפינה שבה "יתרון" הופך ל"סיכון" ברגע שמזיזים את זווית ההסתכלות מ"אבטחת מידע" ל"חשיפה משפטית".</w:t>
      </w:r>
    </w:p>
    <w:p w14:paraId="419AED9C" w14:textId="77777777" w:rsidR="00F11ECD" w:rsidRPr="00F11ECD" w:rsidRDefault="00F11ECD" w:rsidP="00F11ECD">
      <w:pPr>
        <w:rPr>
          <w:rtl/>
        </w:rPr>
      </w:pPr>
      <w:r w:rsidRPr="00F11ECD">
        <w:rPr>
          <w:rtl/>
        </w:rPr>
        <w:t xml:space="preserve">זה לא באג שאפשר לתקן בפיצ'ר נוסף — זו בעיה בשכבה שמתחת לשכבה הטכנית. אפשר להוסיף עוד </w:t>
      </w:r>
      <w:r w:rsidRPr="00F11ECD">
        <w:t>ZK</w:t>
      </w:r>
      <w:r w:rsidRPr="00F11ECD">
        <w:rPr>
          <w:rtl/>
        </w:rPr>
        <w:t xml:space="preserve">, עוד אנונימיות, עוד </w:t>
      </w:r>
      <w:r w:rsidRPr="00F11ECD">
        <w:t>threshold</w:t>
      </w:r>
      <w:r w:rsidRPr="00F11ECD">
        <w:rPr>
          <w:rtl/>
        </w:rPr>
        <w:t xml:space="preserve"> — וזה רק יעמיק את הבעיה, לא יפתור אותה. </w:t>
      </w:r>
      <w:r w:rsidRPr="00F11ECD">
        <w:rPr>
          <w:b/>
          <w:bCs/>
        </w:rPr>
        <w:t>Escrow</w:t>
      </w:r>
      <w:r w:rsidRPr="00F11ECD">
        <w:rPr>
          <w:b/>
          <w:bCs/>
          <w:rtl/>
        </w:rPr>
        <w:t xml:space="preserve"> נופל כאן</w:t>
      </w:r>
      <w:r w:rsidRPr="00F11ECD">
        <w:rPr>
          <w:rtl/>
        </w:rPr>
        <w:t>, בשיא רמת התיעוד שלו: מסמך ייזום, מחקר ו-</w:t>
      </w:r>
      <w:r w:rsidRPr="00F11ECD">
        <w:t>POC</w:t>
      </w:r>
      <w:r w:rsidRPr="00F11ECD">
        <w:rPr>
          <w:rtl/>
        </w:rPr>
        <w:t>, אפיון פיצ'רים מלא, תרשים זרימה, ומבנה בסיס נתונים — כל זה נשאר כתיעוד מקצועי מלא, בדיוק כפי שרצית: פרויקט שנפל בשיא כוחו, לא בגלל חולשה טכנית אלא בגלל שהבעיה שהוא פתר הייתה בשכבה הלא נכונה.</w:t>
      </w:r>
    </w:p>
    <w:p w14:paraId="6F9A4C17" w14:textId="77777777" w:rsidR="00F11ECD" w:rsidRPr="00F11ECD" w:rsidRDefault="00F11ECD" w:rsidP="00F11ECD">
      <w:pPr>
        <w:rPr>
          <w:b/>
          <w:bCs/>
          <w:rtl/>
        </w:rPr>
      </w:pPr>
      <w:r w:rsidRPr="00F11ECD">
        <w:rPr>
          <w:b/>
          <w:bCs/>
          <w:rtl/>
        </w:rPr>
        <w:t>מצב אחרי אפיון</w:t>
      </w:r>
    </w:p>
    <w:p w14:paraId="0D660712" w14:textId="77777777" w:rsidR="00F11ECD" w:rsidRPr="00F11ECD" w:rsidRDefault="00F11ECD" w:rsidP="00F11ECD">
      <w:pPr>
        <w:numPr>
          <w:ilvl w:val="0"/>
          <w:numId w:val="1"/>
        </w:numPr>
        <w:rPr>
          <w:rtl/>
        </w:rPr>
      </w:pPr>
      <w:del w:id="0" w:author="Unknown">
        <w:r w:rsidRPr="00F11ECD">
          <w:delText>Escrow</w:delText>
        </w:r>
      </w:del>
      <w:r w:rsidRPr="00F11ECD">
        <w:t xml:space="preserve"> — </w:t>
      </w:r>
      <w:r w:rsidRPr="00F11ECD">
        <w:rPr>
          <w:rtl/>
        </w:rPr>
        <w:t>נפל (פרדוקס אנטי-</w:t>
      </w:r>
      <w:proofErr w:type="spellStart"/>
      <w:r w:rsidRPr="00F11ECD">
        <w:rPr>
          <w:rtl/>
        </w:rPr>
        <w:t>טראסט</w:t>
      </w:r>
      <w:proofErr w:type="spellEnd"/>
      <w:r w:rsidRPr="00F11ECD">
        <w:rPr>
          <w:rtl/>
        </w:rPr>
        <w:t>)</w:t>
      </w:r>
    </w:p>
    <w:p w14:paraId="1E29E2A2" w14:textId="77777777" w:rsidR="00F11ECD" w:rsidRPr="00F11ECD" w:rsidRDefault="00F11ECD" w:rsidP="00F11ECD">
      <w:pPr>
        <w:numPr>
          <w:ilvl w:val="0"/>
          <w:numId w:val="1"/>
        </w:numPr>
      </w:pPr>
      <w:r w:rsidRPr="00F11ECD">
        <w:rPr>
          <w:b/>
          <w:bCs/>
        </w:rPr>
        <w:t>Kill-Switch</w:t>
      </w:r>
      <w:r w:rsidRPr="00F11ECD">
        <w:t xml:space="preserve"> ← </w:t>
      </w:r>
      <w:r w:rsidRPr="00F11ECD">
        <w:rPr>
          <w:rtl/>
        </w:rPr>
        <w:t>ממשיך לארכיטקטורה</w:t>
      </w:r>
    </w:p>
    <w:p w14:paraId="47E810F5" w14:textId="77777777" w:rsidR="00F11ECD" w:rsidRPr="00F11ECD" w:rsidRDefault="00F11ECD" w:rsidP="00F11ECD">
      <w:pPr>
        <w:numPr>
          <w:ilvl w:val="0"/>
          <w:numId w:val="1"/>
        </w:numPr>
      </w:pPr>
      <w:r w:rsidRPr="00F11ECD">
        <w:rPr>
          <w:b/>
          <w:bCs/>
        </w:rPr>
        <w:t>Auditor</w:t>
      </w:r>
      <w:r w:rsidRPr="00F11ECD">
        <w:t xml:space="preserve"> ← </w:t>
      </w:r>
      <w:r w:rsidRPr="00F11ECD">
        <w:rPr>
          <w:rtl/>
        </w:rPr>
        <w:t>ממשיך לארכיטקטורה</w:t>
      </w:r>
    </w:p>
    <w:p w14:paraId="4815112D" w14:textId="19F0F6BA" w:rsidR="00F83241" w:rsidRDefault="00F11ECD">
      <w:r>
        <w:rPr>
          <w:rFonts w:hint="cs"/>
          <w:rtl/>
        </w:rPr>
        <w:t>קר</w:t>
      </w:r>
    </w:p>
    <w:sectPr w:rsidR="00F8324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31E77"/>
    <w:multiLevelType w:val="multilevel"/>
    <w:tmpl w:val="D76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0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CD"/>
    <w:rsid w:val="000C1D79"/>
    <w:rsid w:val="0059416E"/>
    <w:rsid w:val="00DD4051"/>
    <w:rsid w:val="00EB793B"/>
    <w:rsid w:val="00F11ECD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9614"/>
  <w15:chartTrackingRefBased/>
  <w15:docId w15:val="{653FED21-3EB7-4C12-B785-56EF4CF2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1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2026-09-30T11:11:00Z</dcterms:created>
  <dcterms:modified xsi:type="dcterms:W3CDTF">2026-09-30T11:21:00Z</dcterms:modified>
</cp:coreProperties>
</file>